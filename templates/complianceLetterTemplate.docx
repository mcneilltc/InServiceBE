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08614" w14:textId="25C0EAB1" w:rsidR="00D8620C" w:rsidRDefault="003268F1" w:rsidP="00D8620C">
      <w:pPr>
        <w:jc w:val="both"/>
      </w:pPr>
      <w:r>
        <w:rPr>
          <w:noProof/>
        </w:rPr>
        <mc:AlternateContent>
          <mc:Choice Requires="wps">
            <w:drawing>
              <wp:anchor distT="0" distB="0" distL="114300" distR="114300" simplePos="0" relativeHeight="251657216" behindDoc="1" locked="1" layoutInCell="0" allowOverlap="1" wp14:anchorId="1FF55C77" wp14:editId="7953FA94">
                <wp:simplePos x="0" y="0"/>
                <wp:positionH relativeFrom="margin">
                  <wp:posOffset>2411730</wp:posOffset>
                </wp:positionH>
                <wp:positionV relativeFrom="paragraph">
                  <wp:posOffset>0</wp:posOffset>
                </wp:positionV>
                <wp:extent cx="1120140" cy="1154430"/>
                <wp:effectExtent l="3810" t="1905" r="0" b="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0140" cy="11544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F49369" w14:textId="57231082" w:rsidR="00456F64" w:rsidRDefault="003268F1" w:rsidP="00D8620C">
                            <w:pPr>
                              <w:pBdr>
                                <w:top w:val="single" w:sz="6" w:space="0" w:color="FFFFFF"/>
                                <w:left w:val="single" w:sz="6" w:space="0" w:color="FFFFFF"/>
                                <w:bottom w:val="single" w:sz="6" w:space="0" w:color="FFFFFF"/>
                                <w:right w:val="single" w:sz="6" w:space="0" w:color="FFFFFF"/>
                              </w:pBdr>
                            </w:pPr>
                            <w:r>
                              <w:rPr>
                                <w:noProof/>
                                <w:sz w:val="20"/>
                              </w:rPr>
                              <w:drawing>
                                <wp:inline distT="0" distB="0" distL="0" distR="0" wp14:anchorId="2BC0668C" wp14:editId="5CA593C7">
                                  <wp:extent cx="1123950" cy="1152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l="-6642" t="-804" r="-6642" b="-804"/>
                                          <a:stretch>
                                            <a:fillRect/>
                                          </a:stretch>
                                        </pic:blipFill>
                                        <pic:spPr bwMode="auto">
                                          <a:xfrm>
                                            <a:off x="0" y="0"/>
                                            <a:ext cx="1123950" cy="1152525"/>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F55C77" id="Rectangle 2" o:spid="_x0000_s1026" style="position:absolute;left:0;text-align:left;margin-left:189.9pt;margin-top:0;width:88.2pt;height:90.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SEPt5wEAALwDAAAOAAAAZHJzL2Uyb0RvYy54bWysU8GO0zAQvSPxD5bvNE0pCEVNV6tdLUJa YLULHzBxnMYi8Zix26R8PWMnKSzcEBdrbM88v/dmvLsa+06cNHmDtpT5ai2FtgprYw+l/Prl7tU7 KXwAW0OHVpfyrL282r98sRtcoTfYYldrEgxifTG4UrYhuCLLvGp1D36FTlu+bJB6CLylQ1YTDIze d9lmvX6bDUi1I1Taez69nS7lPuE3jVbhc9N4HURXSuYW0kppreKa7XdQHAhca9RMA/6BRQ/G8qMX qFsIII5k/oLqjSL02ISVwj7DpjFKJw2sJl//oeapBaeTFjbHu4tN/v/Bqk+nBxKmLuVWCgs9t+iR TQN76LTYRHsG5wvOenIPFAV6d4/qmxcWb1rO0tdEOLQaaiaVx/zsWUHceC4V1fARa0aHY8Dk1NhQ HwHZAzGmhpwvDdFjEIoP85xd2XLfFN/l+Zvt9nVqWQbFUu7Ih/caexGDUhKTT/Bwuvch0oFiSYmv WbwzXZe63tlnB5w4neg0NnP1wn/yIYzVOFtSYX1mWYTTSPEX4KBF+iHFwONUSv/9CKSl6D5YtibO 3hLQElRLAFZxaSmDFFN4E6YZPToyh5aR8yTK4jXb15gkLFKbWMym84gkvfM4xxn8fZ+yfn26/U8A AAD//wMAUEsDBBQABgAIAAAAIQD+Ic+Y3QAAAAgBAAAPAAAAZHJzL2Rvd25yZXYueG1sTI9BT4NA FITvJv6HzTPxZpfWFCmyNKaERG+2evG2ZZ9AZN8CuwX89z5PepzMZOabbL/YTkw4+taRgvUqAoFU OdNSreD9rbxLQPigyejOESr4Rg/7/Poq06lxMx1xOoVacAn5VCtoQuhTKX3VoNV+5Xok9j7daHVg OdbSjHrmctvJTRTF0uqWeKHRPR4arL5OF6ugGGNT+sNzUe4+5iK8vA7TIAelbm+Wp0cQAZfwF4Zf fEaHnJnO7kLGi07B/cOO0YMCfsT2dhtvQJw5l6wTkHkm/x/IfwAAAP//AwBQSwECLQAUAAYACAAA ACEAtoM4kv4AAADhAQAAEwAAAAAAAAAAAAAAAAAAAAAAW0NvbnRlbnRfVHlwZXNdLnhtbFBLAQIt ABQABgAIAAAAIQA4/SH/1gAAAJQBAAALAAAAAAAAAAAAAAAAAC8BAABfcmVscy8ucmVsc1BLAQIt ABQABgAIAAAAIQDUSEPt5wEAALwDAAAOAAAAAAAAAAAAAAAAAC4CAABkcnMvZTJvRG9jLnhtbFBL AQItABQABgAIAAAAIQD+Ic+Y3QAAAAgBAAAPAAAAAAAAAAAAAAAAAEEEAABkcnMvZG93bnJldi54 bWxQSwUGAAAAAAQABADzAAAASwUAAAAA " o:allowincell="f" filled="f" stroked="f" strokeweight="0">
                <v:textbox inset="0,0,0,0">
                  <w:txbxContent>
                    <w:p w14:paraId="60F49369" w14:textId="57231082" w:rsidR="00456F64" w:rsidRDefault="003268F1" w:rsidP="00D8620C">
                      <w:pPr>
                        <w:pBdr>
                          <w:top w:val="single" w:sz="6" w:space="0" w:color="FFFFFF"/>
                          <w:left w:val="single" w:sz="6" w:space="0" w:color="FFFFFF"/>
                          <w:bottom w:val="single" w:sz="6" w:space="0" w:color="FFFFFF"/>
                          <w:right w:val="single" w:sz="6" w:space="0" w:color="FFFFFF"/>
                        </w:pBdr>
                      </w:pPr>
                      <w:r>
                        <w:rPr>
                          <w:noProof/>
                          <w:sz w:val="20"/>
                        </w:rPr>
                        <w:drawing>
                          <wp:inline distT="0" distB="0" distL="0" distR="0" wp14:anchorId="2BC0668C" wp14:editId="5CA593C7">
                            <wp:extent cx="1123950" cy="1152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l="-6642" t="-804" r="-6642" b="-804"/>
                                    <a:stretch>
                                      <a:fillRect/>
                                    </a:stretch>
                                  </pic:blipFill>
                                  <pic:spPr bwMode="auto">
                                    <a:xfrm>
                                      <a:off x="0" y="0"/>
                                      <a:ext cx="1123950" cy="1152525"/>
                                    </a:xfrm>
                                    <a:prstGeom prst="rect">
                                      <a:avLst/>
                                    </a:prstGeom>
                                    <a:noFill/>
                                    <a:ln>
                                      <a:noFill/>
                                    </a:ln>
                                  </pic:spPr>
                                </pic:pic>
                              </a:graphicData>
                            </a:graphic>
                          </wp:inline>
                        </w:drawing>
                      </w:r>
                    </w:p>
                  </w:txbxContent>
                </v:textbox>
                <w10:wrap anchorx="margin"/>
                <w10:anchorlock/>
              </v:rect>
            </w:pict>
          </mc:Fallback>
        </mc:AlternateContent>
      </w:r>
    </w:p>
    <w:p w14:paraId="3CF490FF" w14:textId="77777777" w:rsidR="00D8620C" w:rsidRDefault="00D8620C" w:rsidP="00D8620C">
      <w:pPr>
        <w:jc w:val="both"/>
      </w:pPr>
    </w:p>
    <w:p w14:paraId="0D6B6E6A" w14:textId="77777777" w:rsidR="00D8620C" w:rsidRDefault="00D8620C" w:rsidP="00D8620C">
      <w:pPr>
        <w:jc w:val="both"/>
      </w:pPr>
    </w:p>
    <w:p w14:paraId="6D77A1EF" w14:textId="77777777" w:rsidR="00D8620C" w:rsidRDefault="00D8620C" w:rsidP="00D8620C">
      <w:pPr>
        <w:jc w:val="both"/>
      </w:pPr>
    </w:p>
    <w:p w14:paraId="218C4E54" w14:textId="77777777" w:rsidR="00D8620C" w:rsidRDefault="00D8620C" w:rsidP="00D8620C">
      <w:pPr>
        <w:jc w:val="both"/>
      </w:pPr>
    </w:p>
    <w:p w14:paraId="1EA5B3C6" w14:textId="77777777" w:rsidR="00D8620C" w:rsidRDefault="00D8620C" w:rsidP="00D8620C">
      <w:pPr>
        <w:jc w:val="both"/>
      </w:pPr>
    </w:p>
    <w:p w14:paraId="55EE82CD" w14:textId="648F688A" w:rsidR="00D8620C" w:rsidRDefault="003268F1" w:rsidP="00D8620C">
      <w:pPr>
        <w:jc w:val="both"/>
      </w:pPr>
      <w:r>
        <w:rPr>
          <w:noProof/>
        </w:rPr>
        <mc:AlternateContent>
          <mc:Choice Requires="wps">
            <w:drawing>
              <wp:anchor distT="0" distB="0" distL="114300" distR="114300" simplePos="0" relativeHeight="251658240" behindDoc="1" locked="1" layoutInCell="0" allowOverlap="1" wp14:anchorId="22E9086A" wp14:editId="1DF1E949">
                <wp:simplePos x="0" y="0"/>
                <wp:positionH relativeFrom="margin">
                  <wp:posOffset>-685800</wp:posOffset>
                </wp:positionH>
                <wp:positionV relativeFrom="paragraph">
                  <wp:posOffset>80645</wp:posOffset>
                </wp:positionV>
                <wp:extent cx="1920240" cy="765810"/>
                <wp:effectExtent l="1905" t="635" r="1905"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0240" cy="7658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7CD077" w14:textId="3B0364BB" w:rsidR="00456F64" w:rsidRDefault="003268F1" w:rsidP="00D8620C">
                            <w:pPr>
                              <w:pBdr>
                                <w:top w:val="single" w:sz="6" w:space="0" w:color="FFFFFF"/>
                                <w:left w:val="single" w:sz="6" w:space="0" w:color="FFFFFF"/>
                                <w:bottom w:val="single" w:sz="6" w:space="0" w:color="FFFFFF"/>
                                <w:right w:val="single" w:sz="6" w:space="0" w:color="FFFFFF"/>
                              </w:pBdr>
                            </w:pPr>
                            <w:r>
                              <w:rPr>
                                <w:noProof/>
                                <w:sz w:val="20"/>
                              </w:rPr>
                              <w:drawing>
                                <wp:inline distT="0" distB="0" distL="0" distR="0" wp14:anchorId="0F2AC208" wp14:editId="7C2538DD">
                                  <wp:extent cx="1914525" cy="76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l="-1408" t="-191" r="-1408" b="-191"/>
                                          <a:stretch>
                                            <a:fillRect/>
                                          </a:stretch>
                                        </pic:blipFill>
                                        <pic:spPr bwMode="auto">
                                          <a:xfrm>
                                            <a:off x="0" y="0"/>
                                            <a:ext cx="1914525" cy="76200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E9086A" id="Rectangle 3" o:spid="_x0000_s1027" style="position:absolute;left:0;text-align:left;margin-left:-54pt;margin-top:6.35pt;width:151.2pt;height:60.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D1q26gEAAMIDAAAOAAAAZHJzL2Uyb0RvYy54bWysU9tu1DAQfUfiHyy/s0m2UNpos1XVqgip QEXLB8w6zsYi8Zixd5Pl6xk7my2FN8SLNZ7L8Zwz49XV2Hdir8kbtJUsFrkU2iqsjd1W8tvT3ZsL KXwAW0OHVlfyoL28Wr9+tRpcqZfYYldrEgxifTm4SrYhuDLLvGp1D36BTlsONkg9BL7SNqsJBkbv u2yZ5+fZgFQ7QqW9Z+/tFJTrhN80WoUvTeN1EF0lubeQTkrnJp7ZegXllsC1Rh3bgH/oogdj+dET 1C0EEDsyf0H1RhF6bMJCYZ9h0xilEwdmU+R/sHlswenEhcXx7iST/3+w6vP+gYSpK3kmhYWeR/SV RQO77bQ4i/IMzpec9egeKBL07h7Vdy8s3rScpa+JcGg11NxUEfOzFwXx4rlUbIZPWDM67AImpcaG +gjIGogxDeRwGogeg1DsLC6X+fItz01x7P35u4siTSyDcq525MMHjb2IRiWJe0/osL/3IXYD5ZwS H7N4Z7ouDb2zLxycOHl02ppj9dz+JEMYN2PSKhGNsQ3WByZHOC0WfwQ2WqSfUgy8VJX0P3ZAWoru o2WB4gbOBs3GZjbAKi6tZJBiMm/CtKk7R2bbMnKRuFm8ZhEbk/g9d3GUnhcl0T4uddzE3+8p6/nr rX8BAAD//wMAUEsDBBQABgAIAAAAIQByY3Q84AAAAAsBAAAPAAAAZHJzL2Rvd25yZXYueG1sTI9B T4NAEIXvJv6HzZh4a5eWprbI0pgSEr1p9eJty45AZGeB3QL+e6cnvc3Le3nzvfQw21aMOPjGkYLV MgKBVDrTUKXg471Y7ED4oMno1hEq+EEPh+z2JtWJcRO94XgKleAS8olWUIfQJVL6skar/dJ1SOx9 ucHqwHKopBn0xOW2leso2kqrG+IPte7wWGP5fbpYBfmwNYU/PufF/nPKw8trP/ayV+r+bn56BBFw Dn9huOIzOmTMdHYXMl60CharaMdjAjvrBxDXxH6zAXHmI45jkFkq/2/IfgEAAP//AwBQSwECLQAU AAYACAAAACEAtoM4kv4AAADhAQAAEwAAAAAAAAAAAAAAAAAAAAAAW0NvbnRlbnRfVHlwZXNdLnht bFBLAQItABQABgAIAAAAIQA4/SH/1gAAAJQBAAALAAAAAAAAAAAAAAAAAC8BAABfcmVscy8ucmVs c1BLAQItABQABgAIAAAAIQDnD1q26gEAAMIDAAAOAAAAAAAAAAAAAAAAAC4CAABkcnMvZTJvRG9j LnhtbFBLAQItABQABgAIAAAAIQByY3Q84AAAAAsBAAAPAAAAAAAAAAAAAAAAAEQEAABkcnMvZG93 bnJldi54bWxQSwUGAAAAAAQABADzAAAAUQUAAAAA " o:allowincell="f" filled="f" stroked="f" strokeweight="0">
                <v:textbox inset="0,0,0,0">
                  <w:txbxContent>
                    <w:p w14:paraId="147CD077" w14:textId="3B0364BB" w:rsidR="00456F64" w:rsidRDefault="003268F1" w:rsidP="00D8620C">
                      <w:pPr>
                        <w:pBdr>
                          <w:top w:val="single" w:sz="6" w:space="0" w:color="FFFFFF"/>
                          <w:left w:val="single" w:sz="6" w:space="0" w:color="FFFFFF"/>
                          <w:bottom w:val="single" w:sz="6" w:space="0" w:color="FFFFFF"/>
                          <w:right w:val="single" w:sz="6" w:space="0" w:color="FFFFFF"/>
                        </w:pBdr>
                      </w:pPr>
                      <w:r>
                        <w:rPr>
                          <w:noProof/>
                          <w:sz w:val="20"/>
                        </w:rPr>
                        <w:drawing>
                          <wp:inline distT="0" distB="0" distL="0" distR="0" wp14:anchorId="0F2AC208" wp14:editId="7C2538DD">
                            <wp:extent cx="1914525" cy="76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l="-1408" t="-191" r="-1408" b="-191"/>
                                    <a:stretch>
                                      <a:fillRect/>
                                    </a:stretch>
                                  </pic:blipFill>
                                  <pic:spPr bwMode="auto">
                                    <a:xfrm>
                                      <a:off x="0" y="0"/>
                                      <a:ext cx="1914525" cy="762000"/>
                                    </a:xfrm>
                                    <a:prstGeom prst="rect">
                                      <a:avLst/>
                                    </a:prstGeom>
                                    <a:noFill/>
                                    <a:ln>
                                      <a:noFill/>
                                    </a:ln>
                                  </pic:spPr>
                                </pic:pic>
                              </a:graphicData>
                            </a:graphic>
                          </wp:inline>
                        </w:drawing>
                      </w:r>
                    </w:p>
                  </w:txbxContent>
                </v:textbox>
                <w10:wrap anchorx="margin"/>
                <w10:anchorlock/>
              </v:rect>
            </w:pict>
          </mc:Fallback>
        </mc:AlternateContent>
      </w:r>
    </w:p>
    <w:p w14:paraId="3A1CE470" w14:textId="77777777" w:rsidR="00D8620C" w:rsidRDefault="00D8620C" w:rsidP="00D8620C">
      <w:pPr>
        <w:jc w:val="center"/>
        <w:rPr>
          <w:sz w:val="36"/>
        </w:rPr>
      </w:pPr>
      <w:smartTag w:uri="urn:schemas-microsoft-com:office:smarttags" w:element="place">
        <w:smartTag w:uri="urn:schemas-microsoft-com:office:smarttags" w:element="PlaceName">
          <w:r>
            <w:rPr>
              <w:sz w:val="36"/>
            </w:rPr>
            <w:t>MECKLENBURG</w:t>
          </w:r>
        </w:smartTag>
        <w:r>
          <w:rPr>
            <w:sz w:val="36"/>
          </w:rPr>
          <w:t xml:space="preserve"> </w:t>
        </w:r>
        <w:smartTag w:uri="urn:schemas-microsoft-com:office:smarttags" w:element="PlaceType">
          <w:r>
            <w:rPr>
              <w:sz w:val="36"/>
            </w:rPr>
            <w:t>COUNTY</w:t>
          </w:r>
        </w:smartTag>
      </w:smartTag>
      <w:r>
        <w:rPr>
          <w:sz w:val="36"/>
        </w:rPr>
        <w:t xml:space="preserve"> </w:t>
      </w:r>
    </w:p>
    <w:p w14:paraId="01748118" w14:textId="77777777" w:rsidR="00D8620C" w:rsidRDefault="00D8620C" w:rsidP="00D8620C">
      <w:pPr>
        <w:jc w:val="center"/>
        <w:rPr>
          <w:sz w:val="28"/>
        </w:rPr>
      </w:pPr>
      <w:r>
        <w:rPr>
          <w:sz w:val="28"/>
        </w:rPr>
        <w:t>Park and Recreation Department</w:t>
      </w:r>
    </w:p>
    <w:p w14:paraId="6D89387A" w14:textId="77777777" w:rsidR="00D8620C" w:rsidRDefault="00D8620C" w:rsidP="00D8620C">
      <w:pPr>
        <w:jc w:val="center"/>
        <w:rPr>
          <w:sz w:val="22"/>
        </w:rPr>
      </w:pPr>
    </w:p>
    <w:p w14:paraId="44489A74" w14:textId="77777777" w:rsidR="00D8620C" w:rsidRDefault="00D8620C" w:rsidP="00D8620C">
      <w:pPr>
        <w:pStyle w:val="Heading2"/>
      </w:pPr>
      <w:r>
        <w:t>MEMORANDUM</w:t>
      </w:r>
    </w:p>
    <w:p w14:paraId="305A3C5E" w14:textId="77777777" w:rsidR="00D8620C" w:rsidRDefault="00D8620C" w:rsidP="00D8620C">
      <w:pPr>
        <w:rPr>
          <w:rFonts w:ascii="Verdana" w:hAnsi="Verdana"/>
          <w:kern w:val="28"/>
          <w:sz w:val="22"/>
        </w:rPr>
      </w:pPr>
    </w:p>
    <w:p w14:paraId="10CAAF07" w14:textId="77777777" w:rsidR="00BB36AA" w:rsidRDefault="00BB36AA" w:rsidP="00FC0BF9">
      <w:pPr>
        <w:rPr>
          <w:rFonts w:ascii="Verdana" w:hAnsi="Verdana"/>
          <w:kern w:val="28"/>
        </w:rPr>
      </w:pPr>
    </w:p>
    <w:p w14:paraId="73735223" w14:textId="697B1C0F" w:rsidR="0011203A" w:rsidRDefault="0011203A" w:rsidP="0011203A">
      <w:r>
        <w:t xml:space="preserve">Good Morning {{FIRST_NAME}},</w:t>
      </w:r>
    </w:p>
    <w:p w14:paraId="2A22EDDF" w14:textId="77777777" w:rsidR="0011203A" w:rsidRDefault="0011203A" w:rsidP="0011203A"/>
    <w:p w14:paraId="3603702E" w14:textId="2D0FD946" w:rsidR="0011203A" w:rsidRDefault="1BA0F526" w:rsidP="0011203A">
      <w:r>
        <w:t xml:space="preserve">The Park and Recreation Department has tried contacting you several times as it pertains to your completion of the required in services for your position as a Lifeguard with Mecklenburg County. </w:t>
      </w:r>
    </w:p>
    <w:p w14:paraId="604F9B21" w14:textId="77777777" w:rsidR="0011203A" w:rsidRDefault="0011203A" w:rsidP="0011203A"/>
    <w:p w14:paraId="364E5928" w14:textId="42F79BFE" w:rsidR="0011203A" w:rsidRDefault="0011203A" w:rsidP="0011203A">
      <w:r>
        <w:rPr>
          <w:b/>
          <w:bCs/>
        </w:rPr>
        <w:t xml:space="preserve">As of {{TODAY_DATE}} you are behind {{HOURS_MISSING}} Inservice hours.</w:t>
      </w:r>
      <w:r>
        <w:t xml:space="preserve"> </w:t>
      </w:r>
    </w:p>
    <w:p w14:paraId="1E7B5FC4" w14:textId="77777777" w:rsidR="0011203A" w:rsidRDefault="0011203A" w:rsidP="0011203A"/>
    <w:p w:rsidR="0011203A" w:rsidRDefault="0011203A" w:rsidP="0011203A">
      <w:r>
        <w:t xml:space="preserve">{{CONTACT_NOTE}}</w:t>
      </w:r>
    </w:p>
    <w:p w14:paraId="659CD5FA" w14:textId="77777777" w:rsidR="0011203A" w:rsidRDefault="1BA0F526" w:rsidP="0011203A">
      <w:r>
        <w:t xml:space="preserve">Mecklenburg County Lifeguards per StarGuardELITE certification policy, procedures, and standards, are required to complete and maintain a minimum of 4 hours of in-service training per month, in order to maintain a current and valid lifeguard certification. Lifeguards who do not complete their 4 hours of monthly in-service, are ineligible be on stand as a lifeguard</w:t>
      </w:r>
      <w:del w:id="0" w:author="Lee, Justin M." w:date="2022-01-21T20:50:00Z">
        <w:r>
          <w:delText>,</w:delText>
        </w:r>
      </w:del>
      <w:r>
        <w:t xml:space="preserve"> until the in-service hours have been completed.</w:t>
      </w:r>
    </w:p>
    <w:p w14:paraId="4CC9D4E0" w14:textId="77777777" w:rsidR="0011203A" w:rsidRDefault="0011203A" w:rsidP="0011203A">
      <w:pPr>
        <w:rPr>
          <w:rFonts w:eastAsiaTheme="minorEastAsia"/>
          <w:noProof/>
        </w:rPr>
      </w:pPr>
    </w:p>
    <w:p w14:paraId="75F87548" w14:textId="1337A056" w:rsidR="0011203A" w:rsidRPr="00CB0439" w:rsidRDefault="1BA0F526" w:rsidP="4391F6EA">
      <w:pPr>
        <w:rPr>
          <w:rFonts w:eastAsiaTheme="minorEastAsia"/>
          <w:b/>
          <w:bCs/>
          <w:noProof/>
        </w:rPr>
      </w:pPr>
      <w:r>
        <w:rPr>
          <w:rFonts w:eastAsiaTheme="minorEastAsia"/>
          <w:b/>
          <w:bCs/>
          <w:noProof/>
        </w:rPr>
        <w:t xml:space="preserve">In order to remain compliant with policy, you will need to complete </w:t>
      </w:r>
      <w:r>
        <w:rPr>
          <w:rFonts w:eastAsiaTheme="minorEastAsia"/>
          <w:b/>
          <w:bCs/>
          <w:noProof/>
          <w:u w:val="single"/>
        </w:rPr>
        <w:t xml:space="preserve">{{HOURS_MISSING}} hours by {{END_OF_MONTH_DATE}}.</w:t>
      </w:r>
      <w:r>
        <w:rPr>
          <w:rFonts w:eastAsiaTheme="minorEastAsia"/>
          <w:b/>
          <w:bCs/>
          <w:noProof/>
        </w:rPr>
        <w:t xml:space="preserve"> </w:t>
      </w:r>
      <w:r>
        <w:rPr>
          <w:rFonts w:eastAsiaTheme="minorEastAsia"/>
          <w:noProof/>
        </w:rPr>
        <w:t>I have provided you with a list of opportunities to complete the required inservices.</w:t>
      </w:r>
      <w:r>
        <w:rPr>
          <w:rFonts w:eastAsiaTheme="minorEastAsia"/>
          <w:b/>
          <w:bCs/>
          <w:noProof/>
        </w:rPr>
        <w:t xml:space="preserve"> </w:t>
      </w:r>
    </w:p>
    <w:p w14:paraId="57B8382D" w14:textId="77777777" w:rsidR="0011203A" w:rsidRDefault="0011203A" w:rsidP="0011203A">
      <w:pPr>
        <w:rPr>
          <w:rFonts w:eastAsiaTheme="minorEastAsia"/>
          <w:noProof/>
        </w:rPr>
      </w:pPr>
    </w:p>
    <w:p w14:paraId="514FFB46" w14:textId="77777777" w:rsidR="0011203A" w:rsidRDefault="0011203A" w:rsidP="0011203A">
      <w:pPr>
        <w:rPr>
          <w:rFonts w:eastAsiaTheme="minorEastAsia"/>
          <w:noProof/>
        </w:rPr>
      </w:pPr>
      <w:r>
        <w:rPr>
          <w:rFonts w:eastAsiaTheme="minorEastAsia"/>
          <w:noProof/>
        </w:rPr>
        <w:t>You can complete these inservices at the following locations:</w:t>
      </w:r>
    </w:p>
    <w:p>
      <w:pPr>
        <w:pStyle w:val="ListParagraph"/>
        <w:numPr>
          <w:ilvl w:val="0"/>
          <w:numId w:val="14"/>
        </w:numPr>
        <w:rPr>
          <w:rFonts w:eastAsiaTheme="minorEastAsia"/>
          <w:noProof/>
        </w:rPr>
      </w:pPr>
      <w:r>
        <w:rPr>
          <w:rFonts w:eastAsiaTheme="minorEastAsia"/>
          <w:noProof/>
        </w:rPr>
        <w:t>{{SESSION_ITEM}}</w:t>
      </w:r>
    </w:p>
    <w:p w:rsidR="0011203A" w:rsidRDefault="0011203A" w:rsidP="0011203A">
      <w:r>
        <w:rPr>
          <w:rFonts w:eastAsiaTheme="minorEastAsia"/>
          <w:b/>
          <w:bCs/>
          <w:noProof/>
        </w:rPr>
        <w:t xml:space="preserve">{{NEXT_MONTH_NOTE}}</w:t>
      </w:r>
    </w:p>
    <w:p w14:paraId="46174C9A" w14:textId="77777777" w:rsidR="0011203A" w:rsidRDefault="0011203A" w:rsidP="0011203A">
      <w:pPr>
        <w:rPr>
          <w:rFonts w:eastAsiaTheme="minorEastAsia"/>
          <w:noProof/>
        </w:rPr>
      </w:pPr>
    </w:p>
    <w:p w14:paraId="06E27DC3" w14:textId="69C416E0" w:rsidR="0011203A" w:rsidRDefault="0011203A" w:rsidP="0011203A">
      <w:pPr>
        <w:rPr>
          <w:rFonts w:eastAsiaTheme="minorEastAsia"/>
          <w:noProof/>
        </w:rPr>
      </w:pPr>
      <w:r>
        <w:rPr>
          <w:rFonts w:eastAsiaTheme="minorEastAsia"/>
          <w:noProof/>
        </w:rPr>
        <w:t xml:space="preserve">If you have any questions about this schedule, please contact your supervisor.</w:t>
      </w:r>
    </w:p>
    <w:p w14:paraId="39FF5A7D" w14:textId="77777777" w:rsidR="0011203A" w:rsidRDefault="0011203A" w:rsidP="0011203A">
      <w:pPr>
        <w:rPr>
          <w:rFonts w:eastAsiaTheme="minorEastAsia"/>
          <w:i/>
          <w:iCs/>
          <w:noProof/>
        </w:rPr>
      </w:pPr>
    </w:p>
    <w:p w14:paraId="143F2D2D" w14:textId="77777777" w:rsidR="0011203A" w:rsidRDefault="0011203A" w:rsidP="0011203A">
      <w:pPr>
        <w:rPr>
          <w:rFonts w:eastAsiaTheme="minorEastAsia"/>
          <w:i/>
          <w:iCs/>
          <w:noProof/>
        </w:rPr>
      </w:pPr>
      <w:r>
        <w:rPr>
          <w:rFonts w:eastAsiaTheme="minorEastAsia"/>
          <w:i/>
          <w:iCs/>
          <w:noProof/>
        </w:rPr>
        <w:t xml:space="preserve">Failure to complete the required inservices and on an ongoing basis may result in Corrective Action, up to and including dismissal as you are no longer able to eligible to perform your work duties. </w:t>
      </w:r>
    </w:p>
    <w:p w14:paraId="56B4E0ED" w14:textId="77777777" w:rsidR="0011203A" w:rsidRDefault="0011203A" w:rsidP="0011203A">
      <w:pPr>
        <w:rPr>
          <w:rFonts w:eastAsiaTheme="minorEastAsia"/>
          <w:noProof/>
        </w:rPr>
      </w:pPr>
    </w:p>
    <w:p w14:paraId="7425CC2C" w14:textId="77777777" w:rsidR="0011203A" w:rsidRDefault="0011203A" w:rsidP="0011203A">
      <w:pPr>
        <w:rPr>
          <w:rFonts w:eastAsiaTheme="minorEastAsia"/>
          <w:noProof/>
        </w:rPr>
      </w:pPr>
      <w:r>
        <w:rPr>
          <w:rFonts w:eastAsiaTheme="minorEastAsia"/>
          <w:noProof/>
        </w:rPr>
        <w:t xml:space="preserve">Thank you for your attention to this matter. </w:t>
      </w:r>
    </w:p>
    <w:p w14:paraId="69169949" w14:textId="77777777" w:rsidR="0011203A" w:rsidRDefault="0011203A" w:rsidP="0011203A"/>
    <w:p w14:paraId="4AA960F4" w14:textId="77777777" w:rsidR="00BB36AA" w:rsidRDefault="00BB36AA" w:rsidP="00FC0BF9">
      <w:pPr>
        <w:rPr>
          <w:rFonts w:ascii="Verdana" w:hAnsi="Verdana"/>
          <w:kern w:val="28"/>
        </w:rPr>
      </w:pPr>
    </w:p>
    <w:p w14:paraId="5EF9606F" w14:textId="77777777" w:rsidR="00BB36AA" w:rsidRDefault="00BB36AA" w:rsidP="00FC0BF9">
      <w:pPr>
        <w:rPr>
          <w:rFonts w:ascii="Verdana" w:hAnsi="Verdana"/>
          <w:kern w:val="28"/>
        </w:rPr>
      </w:pPr>
    </w:p>
    <w:sectPr w:rsidR="00BB36AA" w:rsidSect="00EE23FF">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626D3"/>
    <w:multiLevelType w:val="hybridMultilevel"/>
    <w:tmpl w:val="22D48FDC"/>
    <w:lvl w:ilvl="0" w:tplc="0409000F">
      <w:start w:val="1"/>
      <w:numFmt w:val="decimal"/>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 w15:restartNumberingAfterBreak="0">
    <w:nsid w:val="203301F9"/>
    <w:multiLevelType w:val="hybridMultilevel"/>
    <w:tmpl w:val="ACC6D8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50B332B"/>
    <w:multiLevelType w:val="hybridMultilevel"/>
    <w:tmpl w:val="51C2012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D174DF7"/>
    <w:multiLevelType w:val="hybridMultilevel"/>
    <w:tmpl w:val="6448B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875516"/>
    <w:multiLevelType w:val="hybridMultilevel"/>
    <w:tmpl w:val="C470AD2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5301AC"/>
    <w:multiLevelType w:val="hybridMultilevel"/>
    <w:tmpl w:val="C1B85C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408363D"/>
    <w:multiLevelType w:val="hybridMultilevel"/>
    <w:tmpl w:val="F86E4B2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A036F45"/>
    <w:multiLevelType w:val="hybridMultilevel"/>
    <w:tmpl w:val="DB8298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5A0E1E7B"/>
    <w:multiLevelType w:val="hybridMultilevel"/>
    <w:tmpl w:val="A6E66376"/>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5E244421"/>
    <w:multiLevelType w:val="hybridMultilevel"/>
    <w:tmpl w:val="E01E7CD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60305A4E"/>
    <w:multiLevelType w:val="hybridMultilevel"/>
    <w:tmpl w:val="311207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70972762"/>
    <w:multiLevelType w:val="hybridMultilevel"/>
    <w:tmpl w:val="C8FA914C"/>
    <w:lvl w:ilvl="0" w:tplc="0842255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74150E2B"/>
    <w:multiLevelType w:val="hybridMultilevel"/>
    <w:tmpl w:val="8998F4A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6"/>
  </w:num>
  <w:num w:numId="2">
    <w:abstractNumId w:val="9"/>
  </w:num>
  <w:num w:numId="3">
    <w:abstractNumId w:val="12"/>
  </w:num>
  <w:num w:numId="4">
    <w:abstractNumId w:val="2"/>
  </w:num>
  <w:num w:numId="5">
    <w:abstractNumId w:val="11"/>
  </w:num>
  <w:num w:numId="6">
    <w:abstractNumId w:val="3"/>
  </w:num>
  <w:num w:numId="7">
    <w:abstractNumId w:val="0"/>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 w:numId="10">
    <w:abstractNumId w:val="1"/>
  </w:num>
  <w:num w:numId="11">
    <w:abstractNumId w:val="1"/>
  </w:num>
  <w:num w:numId="12">
    <w:abstractNumId w:val="5"/>
  </w:num>
  <w:num w:numId="13">
    <w:abstractNumId w:val="7"/>
  </w:num>
  <w:num w:numId="14">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iels, Eneia J">
    <w15:presenceInfo w15:providerId="AD" w15:userId="S::Eneia.Daniels@mecklenburgcountync.gov::b85d3c64-89e8-4ddc-92a6-c510cf45bc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ABF"/>
    <w:rsid w:val="0000688D"/>
    <w:rsid w:val="00011B82"/>
    <w:rsid w:val="000178A4"/>
    <w:rsid w:val="000224DB"/>
    <w:rsid w:val="000228E3"/>
    <w:rsid w:val="000374B0"/>
    <w:rsid w:val="000452F0"/>
    <w:rsid w:val="0005041E"/>
    <w:rsid w:val="000C4F92"/>
    <w:rsid w:val="000D2538"/>
    <w:rsid w:val="000D6F4D"/>
    <w:rsid w:val="000F07E3"/>
    <w:rsid w:val="000F151E"/>
    <w:rsid w:val="00100E32"/>
    <w:rsid w:val="00101068"/>
    <w:rsid w:val="0011203A"/>
    <w:rsid w:val="001225E9"/>
    <w:rsid w:val="0013607A"/>
    <w:rsid w:val="00157FC3"/>
    <w:rsid w:val="00185C90"/>
    <w:rsid w:val="001A3D67"/>
    <w:rsid w:val="001C2C5D"/>
    <w:rsid w:val="001E7ECB"/>
    <w:rsid w:val="001F2B7C"/>
    <w:rsid w:val="00201E7B"/>
    <w:rsid w:val="00202D06"/>
    <w:rsid w:val="00224B14"/>
    <w:rsid w:val="00234F69"/>
    <w:rsid w:val="0024275C"/>
    <w:rsid w:val="00247D8C"/>
    <w:rsid w:val="00250283"/>
    <w:rsid w:val="0028111D"/>
    <w:rsid w:val="002872C6"/>
    <w:rsid w:val="002940E5"/>
    <w:rsid w:val="002A7399"/>
    <w:rsid w:val="002D2B5E"/>
    <w:rsid w:val="002E58DF"/>
    <w:rsid w:val="002F4D61"/>
    <w:rsid w:val="003001D4"/>
    <w:rsid w:val="00303B1B"/>
    <w:rsid w:val="00325089"/>
    <w:rsid w:val="003268F1"/>
    <w:rsid w:val="00346FCB"/>
    <w:rsid w:val="003567C4"/>
    <w:rsid w:val="003862CE"/>
    <w:rsid w:val="00396A5C"/>
    <w:rsid w:val="003A1A23"/>
    <w:rsid w:val="003B58D1"/>
    <w:rsid w:val="003D1097"/>
    <w:rsid w:val="003D530F"/>
    <w:rsid w:val="003E0D88"/>
    <w:rsid w:val="003E5FF6"/>
    <w:rsid w:val="00405C4F"/>
    <w:rsid w:val="00417820"/>
    <w:rsid w:val="004555AC"/>
    <w:rsid w:val="00456F64"/>
    <w:rsid w:val="004948E2"/>
    <w:rsid w:val="004A4C22"/>
    <w:rsid w:val="004D1DE3"/>
    <w:rsid w:val="004D3745"/>
    <w:rsid w:val="00502367"/>
    <w:rsid w:val="00515AD4"/>
    <w:rsid w:val="00534CCB"/>
    <w:rsid w:val="00543A31"/>
    <w:rsid w:val="00563C98"/>
    <w:rsid w:val="005C7684"/>
    <w:rsid w:val="005C79CC"/>
    <w:rsid w:val="005D5D56"/>
    <w:rsid w:val="00601BEE"/>
    <w:rsid w:val="006123FB"/>
    <w:rsid w:val="006166EF"/>
    <w:rsid w:val="00641C80"/>
    <w:rsid w:val="00643C97"/>
    <w:rsid w:val="00670CD1"/>
    <w:rsid w:val="00685ABF"/>
    <w:rsid w:val="00690251"/>
    <w:rsid w:val="006A1AD2"/>
    <w:rsid w:val="006A5307"/>
    <w:rsid w:val="006B7A9D"/>
    <w:rsid w:val="006D08E0"/>
    <w:rsid w:val="006F5040"/>
    <w:rsid w:val="007011D8"/>
    <w:rsid w:val="007112EF"/>
    <w:rsid w:val="00711F05"/>
    <w:rsid w:val="0074249E"/>
    <w:rsid w:val="007B4C9E"/>
    <w:rsid w:val="007D0079"/>
    <w:rsid w:val="007E7F7F"/>
    <w:rsid w:val="007F5A90"/>
    <w:rsid w:val="00846AD5"/>
    <w:rsid w:val="00861325"/>
    <w:rsid w:val="00871C4F"/>
    <w:rsid w:val="008B56A6"/>
    <w:rsid w:val="008E6622"/>
    <w:rsid w:val="008F6EB1"/>
    <w:rsid w:val="009A64BB"/>
    <w:rsid w:val="009E754A"/>
    <w:rsid w:val="009F3CB7"/>
    <w:rsid w:val="00A431C7"/>
    <w:rsid w:val="00A879E2"/>
    <w:rsid w:val="00A9384F"/>
    <w:rsid w:val="00A96664"/>
    <w:rsid w:val="00AC0A09"/>
    <w:rsid w:val="00AD3BE9"/>
    <w:rsid w:val="00B16DEA"/>
    <w:rsid w:val="00B62D2D"/>
    <w:rsid w:val="00B67561"/>
    <w:rsid w:val="00BB36AA"/>
    <w:rsid w:val="00BC7ACF"/>
    <w:rsid w:val="00BF6F22"/>
    <w:rsid w:val="00C041EF"/>
    <w:rsid w:val="00C05B71"/>
    <w:rsid w:val="00C2142A"/>
    <w:rsid w:val="00C47532"/>
    <w:rsid w:val="00C9109D"/>
    <w:rsid w:val="00C9533E"/>
    <w:rsid w:val="00C96EF4"/>
    <w:rsid w:val="00CA1C92"/>
    <w:rsid w:val="00CB0439"/>
    <w:rsid w:val="00CD235B"/>
    <w:rsid w:val="00D45649"/>
    <w:rsid w:val="00D570FD"/>
    <w:rsid w:val="00D57407"/>
    <w:rsid w:val="00D65B1E"/>
    <w:rsid w:val="00D70E7D"/>
    <w:rsid w:val="00D750F5"/>
    <w:rsid w:val="00D77668"/>
    <w:rsid w:val="00D82231"/>
    <w:rsid w:val="00D8620C"/>
    <w:rsid w:val="00D86F2A"/>
    <w:rsid w:val="00D936AE"/>
    <w:rsid w:val="00DA5A6C"/>
    <w:rsid w:val="00DC68CC"/>
    <w:rsid w:val="00DD21BE"/>
    <w:rsid w:val="00DD2B51"/>
    <w:rsid w:val="00E904D5"/>
    <w:rsid w:val="00E9235E"/>
    <w:rsid w:val="00EB0343"/>
    <w:rsid w:val="00EC4C1C"/>
    <w:rsid w:val="00EE022D"/>
    <w:rsid w:val="00EE23FF"/>
    <w:rsid w:val="00EE75B3"/>
    <w:rsid w:val="00F20246"/>
    <w:rsid w:val="00F2458D"/>
    <w:rsid w:val="00F33712"/>
    <w:rsid w:val="00F3791C"/>
    <w:rsid w:val="00F46D62"/>
    <w:rsid w:val="00F610D5"/>
    <w:rsid w:val="00F64256"/>
    <w:rsid w:val="00F652D4"/>
    <w:rsid w:val="00F74FB2"/>
    <w:rsid w:val="00F90612"/>
    <w:rsid w:val="00FB59F9"/>
    <w:rsid w:val="00FC0BF9"/>
    <w:rsid w:val="00FC3514"/>
    <w:rsid w:val="00FD3C90"/>
    <w:rsid w:val="00FF2B75"/>
    <w:rsid w:val="0A45FD0A"/>
    <w:rsid w:val="138F85D4"/>
    <w:rsid w:val="19E5D69B"/>
    <w:rsid w:val="1B4EF35C"/>
    <w:rsid w:val="1BA0F526"/>
    <w:rsid w:val="25496785"/>
    <w:rsid w:val="26E537E6"/>
    <w:rsid w:val="2DFE8466"/>
    <w:rsid w:val="31ECBEA9"/>
    <w:rsid w:val="4391F6EA"/>
    <w:rsid w:val="4CEA93F5"/>
    <w:rsid w:val="571ED530"/>
    <w:rsid w:val="65B6B35D"/>
    <w:rsid w:val="6F47598C"/>
    <w:rsid w:val="72EE6B1B"/>
    <w:rsid w:val="7CDF8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3A7F5A17"/>
  <w15:chartTrackingRefBased/>
  <w15:docId w15:val="{5CFFE6A2-C004-4F87-A018-82F92C67F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2">
    <w:name w:val="heading 2"/>
    <w:basedOn w:val="Normal"/>
    <w:next w:val="Normal"/>
    <w:qFormat/>
    <w:rsid w:val="00D8620C"/>
    <w:pPr>
      <w:keepNext/>
      <w:widowControl w:val="0"/>
      <w:jc w:val="center"/>
      <w:outlineLvl w:val="1"/>
    </w:pPr>
    <w:rPr>
      <w:rFonts w:ascii="Verdana" w:hAnsi="Verdana"/>
      <w:b/>
      <w:snapToGrid w:val="0"/>
      <w:kern w:val="28"/>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EE23FF"/>
    <w:rPr>
      <w:rFonts w:ascii="Tahoma" w:hAnsi="Tahoma" w:cs="Tahoma"/>
      <w:sz w:val="16"/>
      <w:szCs w:val="16"/>
    </w:rPr>
  </w:style>
  <w:style w:type="paragraph" w:styleId="ListParagraph">
    <w:name w:val="List Paragraph"/>
    <w:basedOn w:val="Normal"/>
    <w:uiPriority w:val="34"/>
    <w:qFormat/>
    <w:rsid w:val="00456F64"/>
    <w:pPr>
      <w:ind w:left="720"/>
    </w:pPr>
  </w:style>
  <w:style w:type="paragraph" w:customStyle="1" w:styleId="Default">
    <w:name w:val="Default"/>
    <w:basedOn w:val="Normal"/>
    <w:rsid w:val="00CA1C92"/>
    <w:pPr>
      <w:autoSpaceDE w:val="0"/>
      <w:autoSpaceDN w:val="0"/>
    </w:pPr>
    <w:rPr>
      <w:rFonts w:eastAsia="Calibri"/>
      <w:color w:val="000000"/>
    </w:rPr>
  </w:style>
  <w:style w:type="character" w:styleId="CommentReference">
    <w:name w:val="annotation reference"/>
    <w:basedOn w:val="DefaultParagraphFont"/>
    <w:rsid w:val="00543A31"/>
    <w:rPr>
      <w:sz w:val="16"/>
      <w:szCs w:val="16"/>
    </w:rPr>
  </w:style>
  <w:style w:type="paragraph" w:styleId="CommentText">
    <w:name w:val="annotation text"/>
    <w:basedOn w:val="Normal"/>
    <w:link w:val="CommentTextChar"/>
    <w:rsid w:val="00543A31"/>
    <w:rPr>
      <w:sz w:val="20"/>
      <w:szCs w:val="20"/>
    </w:rPr>
  </w:style>
  <w:style w:type="character" w:customStyle="1" w:styleId="CommentTextChar">
    <w:name w:val="Comment Text Char"/>
    <w:basedOn w:val="DefaultParagraphFont"/>
    <w:link w:val="CommentText"/>
    <w:rsid w:val="00543A31"/>
  </w:style>
  <w:style w:type="paragraph" w:styleId="CommentSubject">
    <w:name w:val="annotation subject"/>
    <w:basedOn w:val="CommentText"/>
    <w:next w:val="CommentText"/>
    <w:link w:val="CommentSubjectChar"/>
    <w:rsid w:val="00543A31"/>
    <w:rPr>
      <w:b/>
      <w:bCs/>
    </w:rPr>
  </w:style>
  <w:style w:type="character" w:customStyle="1" w:styleId="CommentSubjectChar">
    <w:name w:val="Comment Subject Char"/>
    <w:basedOn w:val="CommentTextChar"/>
    <w:link w:val="CommentSubject"/>
    <w:rsid w:val="00543A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90996">
      <w:bodyDiv w:val="1"/>
      <w:marLeft w:val="0"/>
      <w:marRight w:val="0"/>
      <w:marTop w:val="0"/>
      <w:marBottom w:val="0"/>
      <w:divBdr>
        <w:top w:val="none" w:sz="0" w:space="0" w:color="auto"/>
        <w:left w:val="none" w:sz="0" w:space="0" w:color="auto"/>
        <w:bottom w:val="none" w:sz="0" w:space="0" w:color="auto"/>
        <w:right w:val="none" w:sz="0" w:space="0" w:color="auto"/>
      </w:divBdr>
    </w:div>
    <w:div w:id="388649266">
      <w:bodyDiv w:val="1"/>
      <w:marLeft w:val="0"/>
      <w:marRight w:val="0"/>
      <w:marTop w:val="0"/>
      <w:marBottom w:val="0"/>
      <w:divBdr>
        <w:top w:val="none" w:sz="0" w:space="0" w:color="auto"/>
        <w:left w:val="none" w:sz="0" w:space="0" w:color="auto"/>
        <w:bottom w:val="none" w:sz="0" w:space="0" w:color="auto"/>
        <w:right w:val="none" w:sz="0" w:space="0" w:color="auto"/>
      </w:divBdr>
    </w:div>
    <w:div w:id="1204437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image" Target="media/image10.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1/relationships/people" Target="peop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wmf"/><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2D0DEC72C4E894F85489B6CBE82F07D" ma:contentTypeVersion="6" ma:contentTypeDescription="Create a new document." ma:contentTypeScope="" ma:versionID="f71f4678e143885e4336c55c9c58879a">
  <xsd:schema xmlns:xsd="http://www.w3.org/2001/XMLSchema" xmlns:xs="http://www.w3.org/2001/XMLSchema" xmlns:p="http://schemas.microsoft.com/office/2006/metadata/properties" xmlns:ns2="31f031c1-6f7e-4342-8393-5eb76813672d" xmlns:ns3="0cc523f2-16ef-4059-9180-3ca52e3fe11d" targetNamespace="http://schemas.microsoft.com/office/2006/metadata/properties" ma:root="true" ma:fieldsID="541cdd02bdcbed8844237da6c847b6b4" ns2:_="" ns3:_="">
    <xsd:import namespace="31f031c1-6f7e-4342-8393-5eb76813672d"/>
    <xsd:import namespace="0cc523f2-16ef-4059-9180-3ca52e3fe11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f031c1-6f7e-4342-8393-5eb7681367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c523f2-16ef-4059-9180-3ca52e3fe11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06BDB8-9F80-4A70-A224-C9A3DB6EBF29}">
  <ds:schemaRefs>
    <ds:schemaRef ds:uri="http://schemas.openxmlformats.org/officeDocument/2006/bibliography"/>
  </ds:schemaRefs>
</ds:datastoreItem>
</file>

<file path=customXml/itemProps2.xml><?xml version="1.0" encoding="utf-8"?>
<ds:datastoreItem xmlns:ds="http://schemas.openxmlformats.org/officeDocument/2006/customXml" ds:itemID="{FE2598EE-E3D4-49EF-833C-9E1E19D6F48E}"/>
</file>

<file path=customXml/itemProps3.xml><?xml version="1.0" encoding="utf-8"?>
<ds:datastoreItem xmlns:ds="http://schemas.openxmlformats.org/officeDocument/2006/customXml" ds:itemID="{166919FA-3B3A-4B21-A758-716FA75B1173}"/>
</file>

<file path=customXml/itemProps4.xml><?xml version="1.0" encoding="utf-8"?>
<ds:datastoreItem xmlns:ds="http://schemas.openxmlformats.org/officeDocument/2006/customXml" ds:itemID="{AEB31EDD-3472-44C0-BD93-D6754398CECD}"/>
</file>

<file path=docProps/app.xml><?xml version="1.0" encoding="utf-8"?>
<Properties xmlns="http://schemas.openxmlformats.org/officeDocument/2006/extended-properties" xmlns:vt="http://schemas.openxmlformats.org/officeDocument/2006/docPropsVTypes">
  <Template>Normal.dotm</Template>
  <TotalTime>0</TotalTime>
  <Pages>2</Pages>
  <Words>405</Words>
  <Characters>2171</Characters>
  <Application>Microsoft Office Word</Application>
  <DocSecurity>0</DocSecurity>
  <Lines>18</Lines>
  <Paragraphs>5</Paragraphs>
  <ScaleCrop>false</ScaleCrop>
  <Company>Mecklenburg County Government</Company>
  <LinksUpToDate>false</LinksUpToDate>
  <CharactersWithSpaces>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at Ray’s Splash Planet findings:</dc:title>
  <dc:subject/>
  <dc:creator>Park and Recreation</dc:creator>
  <cp:keywords/>
  <dc:description/>
  <cp:lastModifiedBy>Daniels, Eneia J</cp:lastModifiedBy>
  <cp:revision>2</cp:revision>
  <cp:lastPrinted>2021-06-21T21:19:00Z</cp:lastPrinted>
  <dcterms:created xsi:type="dcterms:W3CDTF">2023-02-03T19:32:00Z</dcterms:created>
  <dcterms:modified xsi:type="dcterms:W3CDTF">2023-02-03T19:32:00Z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0x010100C2D0DEC72C4E894F85489B6CBE82F07D</vt:lpwstr>
  </property>
</Properties>
</file>